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                  </w:t>
      </w:r>
      <w:r w:rsidDel="00000000" w:rsidR="00000000" w:rsidRPr="00000000">
        <w:rPr>
          <w:sz w:val="72"/>
          <w:szCs w:val="72"/>
          <w:rtl w:val="0"/>
        </w:rPr>
        <w:t xml:space="preserve">Week 0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Roll No:241801268</w:t>
      </w:r>
    </w:p>
    <w:p w:rsidR="00000000" w:rsidDel="00000000" w:rsidP="00000000" w:rsidRDefault="00000000" w:rsidRPr="00000000" w14:paraId="00000003">
      <w:pPr>
        <w:rPr>
          <w:ins w:author="SANJAYKUMAR K" w:id="1" w:date="2025-01-13T05:42:50Z"/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Name: SHYAM SUNDAR.K</w:t>
      </w:r>
      <w:ins w:author="SANJAYKUMAR K" w:id="1" w:date="2025-01-13T05:42:5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Q1)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86868" cy="8015288"/>
            <wp:effectExtent b="0" l="0" r="0" t="0"/>
            <wp:wrapSquare wrapText="bothSides" distB="114300" distT="114300" distL="114300" distR="11430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868" cy="8015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Q2)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8178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Q3)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83312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Q4)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453063" cy="8324526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832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Q5)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82550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Q6)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329238" cy="8386482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8386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440" w:top="1440" w:left="1440" w:right="1440" w:header="708" w:footer="708"/>
      <w:pgNumType w:start="1"/>
      <w:sectPrChange w:author="SANJAYKUMAR K" w:id="0" w:date="2025-01-13T05:47:11Z">
        <w:sectPr w:rsidR="000000" w:rsidDel="000000" w:rsidRPr="000000" w:rsidSect="000000">
          <w:pgMar w:bottom="1440" w:top="1440" w:left="1440" w:right="1440" w:header="708" w:footer="708"/>
          <w:pgNumType w:start="1"/>
          <w:pgSz w:h="16838" w:w="11906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>
        <w:ins w:author="SANJAYKUMAR K" w:id="2" w:date="2025-01-13T05:47:11Z"/>
        <w:b w:val="1"/>
        <w:sz w:val="24"/>
        <w:szCs w:val="24"/>
      </w:rPr>
    </w:pPr>
    <w:ins w:author="SANJAYKUMAR K" w:id="2" w:date="2025-01-13T05:47:11Z">
      <w:r w:rsidDel="00000000" w:rsidR="00000000" w:rsidRPr="00000000">
        <w:rPr>
          <w:rtl w:val="0"/>
        </w:rPr>
      </w:r>
    </w:ins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